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 changes</w:t>
      </w:r>
    </w:p>
    <w:p>
      <w:r>
        <w:t xml:space="preserve">Unchanged start. </w:t>
      </w:r>
      <w:ins w:id="1" w:author="Editor" w:date="2026-01-15T09:30:00Z">
        <w:r>
          <w:t xml:space="preserve">Inserted words. </w:t>
        </w:r>
      </w:ins>
      <w:del w:id="2" w:author="Editor" w:date="2026-01-15T09:30:00Z">
        <w:r>
          <w:delText xml:space="preserve">Deleted words. </w:delText>
        </w:r>
      </w:del>
      <w:r>
        <w:t>Unchanged end.</w:t>
      </w:r>
    </w:p>
    <w:p>
      <w:r>
        <w:rPr>
          <w:b/>
          <w:rPrChange w:id="3" w:author="Editor" w:date="2026-01-15T09:30:00Z">
            <w:rPr/>
          </w:rPrChange>
        </w:rPr>
        <w:t>Formatting change: made bold.</w:t>
      </w:r>
    </w:p>
    <w:p>
      <w:pPr>
        <w:jc w:val="center"/>
        <w:pPrChange w:id="4" w:author="Editor" w:date="2026-01-15T09:30:00Z">
          <w:pPr/>
        </w:pPrChange>
      </w:pPr>
      <w:r>
        <w:t>Paragraph property change: centred.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Tracked changes</dc:title>
  <dc:subject/>
  <dc:creator>Officina Fixtures</dc:creator>
  <cp:keywords/>
  <dc:description>generated by python-docx</dc:description>
  <cp:lastModifiedBy>Officina Fixtures</cp:lastModifiedBy>
  <cp:revision>1</cp:revision>
  <dcterms:created xsi:type="dcterms:W3CDTF">2026-01-15T09:30:00Z</dcterms:created>
  <dcterms:modified xsi:type="dcterms:W3CDTF">2026-01-15T09:30:00Z</dcterms:modified>
  <cp:category/>
</cp:coreProperties>
</file>